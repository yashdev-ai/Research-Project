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147B" w14:textId="61F3F416" w:rsidR="001078DF" w:rsidRDefault="001078DF" w:rsidP="001078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078DF">
        <w:rPr>
          <w:rFonts w:ascii="Times New Roman" w:hAnsi="Times New Roman" w:cs="Times New Roman"/>
          <w:b/>
          <w:bCs/>
          <w:sz w:val="40"/>
          <w:szCs w:val="40"/>
        </w:rPr>
        <w:t>Project Task – Housing Insecurity</w:t>
      </w:r>
      <w:r w:rsidR="00F56CB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77E47CC" w14:textId="5612571C" w:rsidR="00F56CB4" w:rsidRDefault="00F56CB4" w:rsidP="00F56CB4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F56CB4">
        <w:rPr>
          <w:rFonts w:ascii="Times New Roman" w:hAnsi="Times New Roman" w:cs="Times New Roman"/>
          <w:b/>
          <w:bCs/>
          <w:sz w:val="32"/>
          <w:szCs w:val="32"/>
        </w:rPr>
        <w:t>Yaswanth Gollapudi (801386686)</w:t>
      </w:r>
    </w:p>
    <w:p w14:paraId="5AE96445" w14:textId="77777777" w:rsidR="00F56CB4" w:rsidRPr="00F56CB4" w:rsidRDefault="00F56CB4" w:rsidP="00F56CB4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</w:p>
    <w:p w14:paraId="303C0218" w14:textId="77777777" w:rsidR="001078DF" w:rsidRPr="001078DF" w:rsidRDefault="001078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b/>
          <w:bCs/>
          <w:sz w:val="28"/>
          <w:szCs w:val="28"/>
        </w:rPr>
        <w:t xml:space="preserve">Phase 1: Initial Data Exploration and Preparation (May 12–17) </w:t>
      </w:r>
    </w:p>
    <w:p w14:paraId="115EAEF5" w14:textId="786AB202" w:rsidR="001078DF" w:rsidRPr="001078DF" w:rsidRDefault="001078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DF">
        <w:rPr>
          <w:rFonts w:ascii="Times New Roman" w:hAnsi="Times New Roman" w:cs="Times New Roman"/>
          <w:b/>
          <w:bCs/>
          <w:sz w:val="28"/>
          <w:szCs w:val="28"/>
        </w:rPr>
        <w:t xml:space="preserve">Goals: </w:t>
      </w:r>
    </w:p>
    <w:p w14:paraId="0AC4C574" w14:textId="77777777" w:rsidR="001078DF" w:rsidRPr="001078DF" w:rsidRDefault="001078DF">
      <w:pPr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Understand the dataset. </w:t>
      </w:r>
    </w:p>
    <w:p w14:paraId="220002FC" w14:textId="77777777" w:rsidR="001078DF" w:rsidRPr="001078DF" w:rsidRDefault="001078DF">
      <w:pPr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Handle missing data. </w:t>
      </w:r>
    </w:p>
    <w:p w14:paraId="2F095C81" w14:textId="77777777" w:rsidR="001078DF" w:rsidRPr="001078DF" w:rsidRDefault="001078DF">
      <w:pPr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Choose the right prediction model. </w:t>
      </w:r>
    </w:p>
    <w:p w14:paraId="34EF5FB9" w14:textId="77777777" w:rsidR="001078DF" w:rsidRPr="001078DF" w:rsidRDefault="001078DF">
      <w:pPr>
        <w:rPr>
          <w:rFonts w:ascii="Times New Roman" w:hAnsi="Times New Roman" w:cs="Times New Roman"/>
          <w:sz w:val="28"/>
          <w:szCs w:val="28"/>
        </w:rPr>
      </w:pPr>
    </w:p>
    <w:p w14:paraId="276AEAC7" w14:textId="77777777" w:rsidR="001078DF" w:rsidRPr="001078DF" w:rsidRDefault="001078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078DF">
        <w:rPr>
          <w:rFonts w:ascii="Times New Roman" w:hAnsi="Times New Roman" w:cs="Times New Roman"/>
          <w:b/>
          <w:bCs/>
          <w:sz w:val="28"/>
          <w:szCs w:val="28"/>
        </w:rPr>
        <w:t xml:space="preserve">Steps: </w:t>
      </w:r>
    </w:p>
    <w:p w14:paraId="426752B8" w14:textId="10DD3A6F" w:rsidR="001078DF" w:rsidRPr="001078DF" w:rsidRDefault="001078DF" w:rsidP="001078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Data Understanding </w:t>
      </w:r>
    </w:p>
    <w:p w14:paraId="38AF8B2A" w14:textId="77777777" w:rsidR="001078DF" w:rsidRPr="001078DF" w:rsidRDefault="001078DF" w:rsidP="001078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Load the dataset into a tool (R, Python, or SPSS).</w:t>
      </w:r>
    </w:p>
    <w:p w14:paraId="179D3447" w14:textId="63E3B31A" w:rsidR="001078DF" w:rsidRPr="001078DF" w:rsidRDefault="001078DF" w:rsidP="001078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Review column names, data types, and value distributions.</w:t>
      </w:r>
    </w:p>
    <w:p w14:paraId="4E9B5FC2" w14:textId="0FB38E90" w:rsidR="001078DF" w:rsidRPr="001078DF" w:rsidRDefault="001078DF" w:rsidP="001078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Create a data dictionary (explain each variable). </w:t>
      </w:r>
    </w:p>
    <w:p w14:paraId="7AC4EDF3" w14:textId="77777777" w:rsidR="001078DF" w:rsidRPr="001078DF" w:rsidRDefault="001078DF" w:rsidP="001078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Identify outcome variable (e.g., housing insecurity: Yes/No or Likert scale).</w:t>
      </w:r>
    </w:p>
    <w:p w14:paraId="6BE21783" w14:textId="77777777" w:rsidR="001078DF" w:rsidRPr="001078DF" w:rsidRDefault="001078DF" w:rsidP="001078D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66B7F1" w14:textId="123ACD81" w:rsidR="001078DF" w:rsidRPr="001078DF" w:rsidRDefault="001078DF" w:rsidP="001078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Missing Data Imputation </w:t>
      </w:r>
    </w:p>
    <w:p w14:paraId="13B8E889" w14:textId="77777777" w:rsidR="001078DF" w:rsidRPr="001078DF" w:rsidRDefault="001078DF" w:rsidP="001078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Check for null/missing values per variable.</w:t>
      </w:r>
    </w:p>
    <w:p w14:paraId="14EF06D3" w14:textId="74EA8455" w:rsidR="001078DF" w:rsidRPr="001078DF" w:rsidRDefault="001078DF" w:rsidP="001078D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Use appropriate imputation:</w:t>
      </w:r>
    </w:p>
    <w:p w14:paraId="7C18FCCA" w14:textId="1793EC84" w:rsidR="001078DF" w:rsidRPr="001078DF" w:rsidRDefault="001078DF" w:rsidP="001078DF">
      <w:pPr>
        <w:pStyle w:val="ListParagraph"/>
        <w:ind w:firstLine="360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Segoe UI Symbol" w:hAnsi="Segoe UI Symbol" w:cs="Segoe UI Symbol"/>
          <w:sz w:val="28"/>
          <w:szCs w:val="28"/>
        </w:rPr>
        <w:t>➢</w:t>
      </w: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43243F">
        <w:rPr>
          <w:rFonts w:ascii="Times New Roman" w:hAnsi="Times New Roman" w:cs="Times New Roman"/>
          <w:strike/>
          <w:sz w:val="28"/>
          <w:szCs w:val="28"/>
          <w:rPrChange w:id="0" w:author="George Shaw" w:date="2025-04-21T08:50:00Z" w16du:dateUtc="2025-04-21T12:50:00Z">
            <w:rPr>
              <w:rFonts w:ascii="Times New Roman" w:hAnsi="Times New Roman" w:cs="Times New Roman"/>
              <w:sz w:val="28"/>
              <w:szCs w:val="28"/>
            </w:rPr>
          </w:rPrChange>
        </w:rPr>
        <w:t>Mean/</w:t>
      </w:r>
      <w:r w:rsidRPr="001078DF">
        <w:rPr>
          <w:rFonts w:ascii="Times New Roman" w:hAnsi="Times New Roman" w:cs="Times New Roman"/>
          <w:sz w:val="28"/>
          <w:szCs w:val="28"/>
        </w:rPr>
        <w:t>Median for numerical.</w:t>
      </w:r>
    </w:p>
    <w:p w14:paraId="49F47F7F" w14:textId="0E5077FA" w:rsidR="001078DF" w:rsidRPr="001078DF" w:rsidRDefault="001078DF" w:rsidP="001078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Segoe UI Symbol" w:hAnsi="Segoe UI Symbol" w:cs="Segoe UI Symbol"/>
          <w:sz w:val="28"/>
          <w:szCs w:val="28"/>
        </w:rPr>
        <w:t>➢</w:t>
      </w:r>
      <w:r w:rsidRPr="001078DF">
        <w:rPr>
          <w:rFonts w:ascii="Times New Roman" w:hAnsi="Times New Roman" w:cs="Times New Roman"/>
          <w:sz w:val="28"/>
          <w:szCs w:val="28"/>
        </w:rPr>
        <w:t xml:space="preserve"> Mode or dummy category for categorical. </w:t>
      </w:r>
    </w:p>
    <w:p w14:paraId="72FD9ACA" w14:textId="6819776E" w:rsidR="001078DF" w:rsidRDefault="001078DF" w:rsidP="001078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Segoe UI Symbol" w:hAnsi="Segoe UI Symbol" w:cs="Segoe UI Symbol"/>
          <w:sz w:val="28"/>
          <w:szCs w:val="28"/>
        </w:rPr>
        <w:t>➢</w:t>
      </w:r>
      <w:r>
        <w:rPr>
          <w:rFonts w:ascii="Segoe UI Symbol" w:hAnsi="Segoe UI Symbol" w:cs="Segoe UI Symbol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t xml:space="preserve">Consider multiple </w:t>
      </w:r>
      <w:r w:rsidR="00F56CB4" w:rsidRPr="001078DF">
        <w:rPr>
          <w:rFonts w:ascii="Times New Roman" w:hAnsi="Times New Roman" w:cs="Times New Roman"/>
          <w:sz w:val="28"/>
          <w:szCs w:val="28"/>
        </w:rPr>
        <w:t>imputations</w:t>
      </w:r>
      <w:r w:rsidRPr="001078DF">
        <w:rPr>
          <w:rFonts w:ascii="Times New Roman" w:hAnsi="Times New Roman" w:cs="Times New Roman"/>
          <w:sz w:val="28"/>
          <w:szCs w:val="28"/>
        </w:rPr>
        <w:t xml:space="preserve"> if data is not missing completely at random. </w:t>
      </w:r>
    </w:p>
    <w:p w14:paraId="05B69B04" w14:textId="77777777" w:rsidR="001078DF" w:rsidRPr="001078DF" w:rsidRDefault="001078DF" w:rsidP="001078DF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4536AFEA" w14:textId="5E0771C8" w:rsidR="001078DF" w:rsidRPr="001078DF" w:rsidRDefault="001078DF" w:rsidP="001078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Descriptive Statistics </w:t>
      </w:r>
    </w:p>
    <w:p w14:paraId="50E4F067" w14:textId="51C39F13" w:rsidR="001078DF" w:rsidRPr="001078DF" w:rsidRDefault="001078DF" w:rsidP="001078DF">
      <w:pPr>
        <w:pStyle w:val="ListParagraph"/>
        <w:ind w:left="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Categorical variables: Frequencies, percentages.</w:t>
      </w:r>
    </w:p>
    <w:p w14:paraId="42D86B7B" w14:textId="77777777" w:rsidR="001078DF" w:rsidRPr="001078DF" w:rsidRDefault="001078DF" w:rsidP="001078DF">
      <w:pPr>
        <w:pStyle w:val="ListParagraph"/>
        <w:ind w:left="372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Numerical variables: Mean, SD, Min, Max. </w:t>
      </w:r>
    </w:p>
    <w:p w14:paraId="32AE8AA1" w14:textId="4DC30AEA" w:rsidR="001078DF" w:rsidRDefault="001078DF" w:rsidP="001078DF">
      <w:pPr>
        <w:pStyle w:val="ListParagraph"/>
        <w:ind w:left="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Create visualizations: histograms, boxplots, bar charts</w:t>
      </w:r>
      <w:ins w:id="1" w:author="George Shaw" w:date="2025-04-21T08:51:00Z" w16du:dateUtc="2025-04-21T12:51:00Z">
        <w:r w:rsidR="0043243F">
          <w:rPr>
            <w:rFonts w:ascii="Times New Roman" w:hAnsi="Times New Roman" w:cs="Times New Roman"/>
            <w:sz w:val="28"/>
            <w:szCs w:val="28"/>
          </w:rPr>
          <w:t xml:space="preserve"> for the housing insecurity features</w:t>
        </w:r>
      </w:ins>
      <w:r w:rsidRPr="001078D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DC6277" w14:textId="77777777" w:rsidR="001078DF" w:rsidRPr="001078DF" w:rsidRDefault="001078DF" w:rsidP="001078DF">
      <w:pPr>
        <w:pStyle w:val="ListParagraph"/>
        <w:ind w:left="372"/>
        <w:rPr>
          <w:rFonts w:ascii="Times New Roman" w:hAnsi="Times New Roman" w:cs="Times New Roman"/>
          <w:sz w:val="28"/>
          <w:szCs w:val="28"/>
        </w:rPr>
      </w:pPr>
    </w:p>
    <w:p w14:paraId="0E20FBC4" w14:textId="77777777" w:rsidR="001078DF" w:rsidRPr="001078DF" w:rsidRDefault="001078DF" w:rsidP="001078DF">
      <w:pPr>
        <w:pStyle w:val="ListParagraph"/>
        <w:ind w:left="372"/>
        <w:rPr>
          <w:rFonts w:ascii="Times New Roman" w:hAnsi="Times New Roman" w:cs="Times New Roman"/>
          <w:sz w:val="28"/>
          <w:szCs w:val="28"/>
        </w:rPr>
      </w:pPr>
    </w:p>
    <w:p w14:paraId="6D808B31" w14:textId="7768CC5C" w:rsidR="001078DF" w:rsidRPr="001078DF" w:rsidRDefault="001078DF" w:rsidP="001078D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Model Identification </w:t>
      </w:r>
    </w:p>
    <w:p w14:paraId="0CCD3B8F" w14:textId="77777777" w:rsidR="001078DF" w:rsidRPr="001078DF" w:rsidRDefault="001078DF" w:rsidP="001078DF">
      <w:pPr>
        <w:pStyle w:val="ListParagraph"/>
        <w:ind w:left="372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Identify suitable model for prediction: </w:t>
      </w:r>
    </w:p>
    <w:p w14:paraId="41943D21" w14:textId="4B779B12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Segoe UI Symbol" w:hAnsi="Segoe UI Symbol" w:cs="Segoe UI Symbol"/>
          <w:sz w:val="28"/>
          <w:szCs w:val="28"/>
        </w:rPr>
        <w:t>➢</w:t>
      </w:r>
      <w:r w:rsidRPr="001078DF">
        <w:rPr>
          <w:rFonts w:ascii="Times New Roman" w:hAnsi="Times New Roman" w:cs="Times New Roman"/>
          <w:sz w:val="28"/>
          <w:szCs w:val="28"/>
        </w:rPr>
        <w:t xml:space="preserve"> Logistic regression if </w:t>
      </w:r>
      <w:proofErr w:type="gramStart"/>
      <w:r w:rsidRPr="001078DF">
        <w:rPr>
          <w:rFonts w:ascii="Times New Roman" w:hAnsi="Times New Roman" w:cs="Times New Roman"/>
          <w:sz w:val="28"/>
          <w:szCs w:val="28"/>
        </w:rPr>
        <w:t>outcome</w:t>
      </w:r>
      <w:proofErr w:type="gramEnd"/>
      <w:r w:rsidRPr="001078DF">
        <w:rPr>
          <w:rFonts w:ascii="Times New Roman" w:hAnsi="Times New Roman" w:cs="Times New Roman"/>
          <w:sz w:val="28"/>
          <w:szCs w:val="28"/>
        </w:rPr>
        <w:t xml:space="preserve"> is binary. </w:t>
      </w:r>
    </w:p>
    <w:p w14:paraId="08688137" w14:textId="62DD9C04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Segoe UI Symbol" w:hAnsi="Segoe UI Symbol" w:cs="Segoe UI Symbol"/>
          <w:sz w:val="28"/>
          <w:szCs w:val="28"/>
        </w:rPr>
        <w:t>➢</w:t>
      </w:r>
      <w:r w:rsidRPr="001078DF">
        <w:rPr>
          <w:rFonts w:ascii="Times New Roman" w:hAnsi="Times New Roman" w:cs="Times New Roman"/>
          <w:sz w:val="28"/>
          <w:szCs w:val="28"/>
        </w:rPr>
        <w:t xml:space="preserve"> Consider Random Forest or </w:t>
      </w:r>
      <w:proofErr w:type="spellStart"/>
      <w:r w:rsidRPr="001078DF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1078DF">
        <w:rPr>
          <w:rFonts w:ascii="Times New Roman" w:hAnsi="Times New Roman" w:cs="Times New Roman"/>
          <w:sz w:val="28"/>
          <w:szCs w:val="28"/>
        </w:rPr>
        <w:t xml:space="preserve"> for comparison. </w:t>
      </w:r>
    </w:p>
    <w:p w14:paraId="20A51A0B" w14:textId="7EFE02BC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Segoe UI Symbol" w:hAnsi="Segoe UI Symbol" w:cs="Segoe UI Symbol"/>
          <w:sz w:val="28"/>
          <w:szCs w:val="28"/>
        </w:rPr>
        <w:t>➢</w:t>
      </w:r>
      <w:r w:rsidRPr="001078DF">
        <w:rPr>
          <w:rFonts w:ascii="Times New Roman" w:hAnsi="Times New Roman" w:cs="Times New Roman"/>
          <w:sz w:val="28"/>
          <w:szCs w:val="28"/>
        </w:rPr>
        <w:t xml:space="preserve"> Note assumptions (normality, multicollinearity, etc.) </w:t>
      </w:r>
    </w:p>
    <w:p w14:paraId="11F0B519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0075038F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4D902E86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05CA2A8B" w14:textId="77777777" w:rsidR="001078DF" w:rsidRPr="00F56CB4" w:rsidRDefault="001078DF" w:rsidP="001078DF">
      <w:pPr>
        <w:pStyle w:val="ListParagraph"/>
        <w:ind w:left="372" w:firstLine="348"/>
        <w:rPr>
          <w:rFonts w:ascii="Times New Roman" w:hAnsi="Times New Roman" w:cs="Times New Roman"/>
          <w:b/>
          <w:bCs/>
          <w:sz w:val="28"/>
          <w:szCs w:val="28"/>
        </w:rPr>
      </w:pPr>
      <w:r w:rsidRPr="00F56CB4">
        <w:rPr>
          <w:rFonts w:ascii="Times New Roman" w:hAnsi="Times New Roman" w:cs="Times New Roman"/>
          <w:b/>
          <w:bCs/>
          <w:sz w:val="28"/>
          <w:szCs w:val="28"/>
        </w:rPr>
        <w:t>Phase 2: Regression and Interpretation (May 18–24)</w:t>
      </w:r>
    </w:p>
    <w:p w14:paraId="3B0ADF91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593992A1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Goals: </w:t>
      </w:r>
    </w:p>
    <w:p w14:paraId="711DA222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Select </w:t>
      </w:r>
      <w:proofErr w:type="gramStart"/>
      <w:r w:rsidRPr="001078DF">
        <w:rPr>
          <w:rFonts w:ascii="Times New Roman" w:hAnsi="Times New Roman" w:cs="Times New Roman"/>
          <w:sz w:val="28"/>
          <w:szCs w:val="28"/>
        </w:rPr>
        <w:t>best</w:t>
      </w:r>
      <w:proofErr w:type="gramEnd"/>
      <w:r w:rsidRPr="001078DF">
        <w:rPr>
          <w:rFonts w:ascii="Times New Roman" w:hAnsi="Times New Roman" w:cs="Times New Roman"/>
          <w:sz w:val="28"/>
          <w:szCs w:val="28"/>
        </w:rPr>
        <w:t xml:space="preserve"> predictors using stepwise regression.</w:t>
      </w:r>
    </w:p>
    <w:p w14:paraId="2EBB87FD" w14:textId="4CF1E38B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Interpret and evaluate the model. </w:t>
      </w:r>
    </w:p>
    <w:p w14:paraId="17701914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7AF2B911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Steps: </w:t>
      </w:r>
    </w:p>
    <w:p w14:paraId="7ED72D65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2.1 </w:t>
      </w:r>
      <w:r w:rsidRPr="00F56CB4">
        <w:rPr>
          <w:rFonts w:ascii="Times New Roman" w:hAnsi="Times New Roman" w:cs="Times New Roman"/>
          <w:b/>
          <w:bCs/>
          <w:sz w:val="28"/>
          <w:szCs w:val="28"/>
        </w:rPr>
        <w:t>Stepwise Regression</w:t>
      </w: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EA7B9A" w14:textId="4CB2B504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Use backward, forward, or both (AIC/BIC criteria).</w:t>
      </w:r>
    </w:p>
    <w:p w14:paraId="5BD12261" w14:textId="76B3209D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Consider interactions if relevant (e.g., income × race). </w:t>
      </w:r>
    </w:p>
    <w:p w14:paraId="641E8A9A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280EECF9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>2.2 Interpret Results</w:t>
      </w:r>
    </w:p>
    <w:p w14:paraId="75AF9AC2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Odds ratios (logistic regression). </w:t>
      </w:r>
    </w:p>
    <w:p w14:paraId="2A17B419" w14:textId="50F70E10" w:rsidR="001078DF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78DF"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="001078DF" w:rsidRPr="001078DF">
        <w:rPr>
          <w:rFonts w:ascii="Times New Roman" w:hAnsi="Times New Roman" w:cs="Times New Roman"/>
          <w:sz w:val="28"/>
          <w:szCs w:val="28"/>
        </w:rPr>
        <w:t xml:space="preserve"> Confidence intervals and p-values. </w:t>
      </w:r>
    </w:p>
    <w:p w14:paraId="3F5EBA5F" w14:textId="33CB1EB6" w:rsidR="001078DF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78DF"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="001078DF" w:rsidRPr="001078DF">
        <w:rPr>
          <w:rFonts w:ascii="Times New Roman" w:hAnsi="Times New Roman" w:cs="Times New Roman"/>
          <w:sz w:val="28"/>
          <w:szCs w:val="28"/>
        </w:rPr>
        <w:t xml:space="preserve"> Note which variables are significant and their direction (+/- </w:t>
      </w:r>
      <w:r>
        <w:rPr>
          <w:rFonts w:ascii="Times New Roman" w:hAnsi="Times New Roman" w:cs="Times New Roman"/>
          <w:sz w:val="28"/>
          <w:szCs w:val="28"/>
        </w:rPr>
        <w:t>effect</w:t>
      </w:r>
      <w:r w:rsidR="001078DF" w:rsidRPr="001078DF">
        <w:rPr>
          <w:rFonts w:ascii="Times New Roman" w:hAnsi="Times New Roman" w:cs="Times New Roman"/>
          <w:sz w:val="28"/>
          <w:szCs w:val="28"/>
        </w:rPr>
        <w:t>).</w:t>
      </w:r>
    </w:p>
    <w:p w14:paraId="70A50DD4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1E3182D1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2.3 Model Evaluation </w:t>
      </w:r>
    </w:p>
    <w:p w14:paraId="4709920A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Confusion matrix. </w:t>
      </w:r>
    </w:p>
    <w:p w14:paraId="58400EF4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Accuracy, Sensitivity, Specificity, AUC-ROC.</w:t>
      </w:r>
    </w:p>
    <w:p w14:paraId="586FC05B" w14:textId="3AF2BA62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If logistic: </w:t>
      </w:r>
      <w:proofErr w:type="gramStart"/>
      <w:r w:rsidRPr="001078DF">
        <w:rPr>
          <w:rFonts w:ascii="Times New Roman" w:hAnsi="Times New Roman" w:cs="Times New Roman"/>
          <w:sz w:val="28"/>
          <w:szCs w:val="28"/>
        </w:rPr>
        <w:t>pseudo R</w:t>
      </w:r>
      <w:proofErr w:type="gramEnd"/>
      <w:r w:rsidRPr="001078DF">
        <w:rPr>
          <w:rFonts w:ascii="Times New Roman" w:hAnsi="Times New Roman" w:cs="Times New Roman"/>
          <w:sz w:val="28"/>
          <w:szCs w:val="28"/>
        </w:rPr>
        <w:t xml:space="preserve">² (e.g., McFadden's R²). </w:t>
      </w:r>
    </w:p>
    <w:p w14:paraId="12A2D601" w14:textId="77777777" w:rsid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Check multicollinearity (VIF scores). </w:t>
      </w:r>
    </w:p>
    <w:p w14:paraId="4A88E4AC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67EF4BF5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14B50D3E" w14:textId="77777777" w:rsidR="00F56CB4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5E893AE0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2F72AC7F" w14:textId="77777777" w:rsidR="001078DF" w:rsidRPr="00F56CB4" w:rsidRDefault="001078DF" w:rsidP="001078DF">
      <w:pPr>
        <w:pStyle w:val="ListParagraph"/>
        <w:ind w:left="372" w:firstLine="348"/>
        <w:rPr>
          <w:rFonts w:ascii="Times New Roman" w:hAnsi="Times New Roman" w:cs="Times New Roman"/>
          <w:b/>
          <w:bCs/>
          <w:sz w:val="28"/>
          <w:szCs w:val="28"/>
        </w:rPr>
      </w:pPr>
      <w:r w:rsidRPr="00F56CB4">
        <w:rPr>
          <w:rFonts w:ascii="Times New Roman" w:hAnsi="Times New Roman" w:cs="Times New Roman"/>
          <w:b/>
          <w:bCs/>
          <w:sz w:val="28"/>
          <w:szCs w:val="28"/>
        </w:rPr>
        <w:t xml:space="preserve">Phase 3: Model Iteration &amp; Final Evaluation (May 25–31) </w:t>
      </w:r>
    </w:p>
    <w:p w14:paraId="55DD2867" w14:textId="77777777" w:rsidR="00F56CB4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6E9118BB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Goals: </w:t>
      </w:r>
    </w:p>
    <w:p w14:paraId="6686D633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Refine your model. </w:t>
      </w:r>
    </w:p>
    <w:p w14:paraId="379A5495" w14:textId="461D043E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Try </w:t>
      </w:r>
      <w:r w:rsidR="00F56CB4" w:rsidRPr="001078DF">
        <w:rPr>
          <w:rFonts w:ascii="Times New Roman" w:hAnsi="Times New Roman" w:cs="Times New Roman"/>
          <w:sz w:val="28"/>
          <w:szCs w:val="28"/>
        </w:rPr>
        <w:t>different</w:t>
      </w:r>
      <w:r w:rsidRPr="001078DF">
        <w:rPr>
          <w:rFonts w:ascii="Times New Roman" w:hAnsi="Times New Roman" w:cs="Times New Roman"/>
          <w:sz w:val="28"/>
          <w:szCs w:val="28"/>
        </w:rPr>
        <w:t xml:space="preserve"> combinations of variables.</w:t>
      </w:r>
    </w:p>
    <w:p w14:paraId="70BB0C96" w14:textId="2063E245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Finalize the best performing model. </w:t>
      </w:r>
    </w:p>
    <w:p w14:paraId="4866AD47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28EB7284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>Steps: 3.1</w:t>
      </w:r>
    </w:p>
    <w:p w14:paraId="4DFB330D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Model Refinement </w:t>
      </w:r>
    </w:p>
    <w:p w14:paraId="5C761AF3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Try transformations (log, z-score).</w:t>
      </w:r>
    </w:p>
    <w:p w14:paraId="7F5F8783" w14:textId="32EC30C2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Try dropping/adding variables based on earlier diagnostics. </w:t>
      </w:r>
    </w:p>
    <w:p w14:paraId="0CFCD780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Consider using a hold-out set (train/test split) or cross-validation. </w:t>
      </w:r>
    </w:p>
    <w:p w14:paraId="77F3EE69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0F553604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3.2 Compare Multiple Models </w:t>
      </w:r>
    </w:p>
    <w:p w14:paraId="26E7090E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commentRangeStart w:id="2"/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Logistic Regression vs. Decision Tree vs. Random Forest </w:t>
      </w:r>
    </w:p>
    <w:p w14:paraId="7895D34C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Use metrics: AUC, precision/recall, BIC/AIC. </w:t>
      </w:r>
      <w:commentRangeEnd w:id="2"/>
      <w:r w:rsidR="0043243F">
        <w:rPr>
          <w:rStyle w:val="CommentReference"/>
        </w:rPr>
        <w:commentReference w:id="2"/>
      </w:r>
    </w:p>
    <w:p w14:paraId="473DD53D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3973D32D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3.3 Final Evaluation </w:t>
      </w:r>
    </w:p>
    <w:p w14:paraId="666E3B1D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Document final model and its performance.</w:t>
      </w:r>
    </w:p>
    <w:p w14:paraId="55CF98C6" w14:textId="2A174517" w:rsidR="001078DF" w:rsidRDefault="001078DF" w:rsidP="001078DF">
      <w:pPr>
        <w:pStyle w:val="ListParagraph"/>
        <w:ind w:left="372" w:firstLine="348"/>
        <w:rPr>
          <w:ins w:id="3" w:author="George Shaw" w:date="2025-04-21T08:57:00Z" w16du:dateUtc="2025-04-21T12:57:00Z"/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Justify your final choice based on theory + metrics.</w:t>
      </w:r>
    </w:p>
    <w:p w14:paraId="525A55E6" w14:textId="673637E8" w:rsidR="0043243F" w:rsidRDefault="0043243F" w:rsidP="0043243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  <w:pPrChange w:id="4" w:author="George Shaw" w:date="2025-04-21T08:58:00Z" w16du:dateUtc="2025-04-21T12:58:00Z">
          <w:pPr>
            <w:pStyle w:val="ListParagraph"/>
            <w:ind w:left="372" w:firstLine="348"/>
          </w:pPr>
        </w:pPrChange>
      </w:pPr>
      <w:ins w:id="5" w:author="George Shaw" w:date="2025-04-21T08:57:00Z" w16du:dateUtc="2025-04-21T12:57:00Z">
        <w:r>
          <w:rPr>
            <w:rFonts w:ascii="Times New Roman" w:hAnsi="Times New Roman" w:cs="Times New Roman"/>
            <w:sz w:val="28"/>
            <w:szCs w:val="28"/>
          </w:rPr>
          <w:t xml:space="preserve">Meet with undergraduate </w:t>
        </w:r>
        <w:proofErr w:type="gramStart"/>
        <w:r>
          <w:rPr>
            <w:rFonts w:ascii="Times New Roman" w:hAnsi="Times New Roman" w:cs="Times New Roman"/>
            <w:sz w:val="28"/>
            <w:szCs w:val="28"/>
          </w:rPr>
          <w:t>student</w:t>
        </w:r>
      </w:ins>
      <w:proofErr w:type="gramEnd"/>
      <w:ins w:id="6" w:author="George Shaw" w:date="2025-04-21T08:58:00Z" w16du:dateUtc="2025-04-21T12:58:00Z">
        <w:r>
          <w:rPr>
            <w:rFonts w:ascii="Times New Roman" w:hAnsi="Times New Roman" w:cs="Times New Roman"/>
            <w:sz w:val="28"/>
            <w:szCs w:val="28"/>
          </w:rPr>
          <w:t xml:space="preserve"> with content expertise to review the results. </w:t>
        </w:r>
      </w:ins>
    </w:p>
    <w:p w14:paraId="31A13501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611FD4FA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662FB6A1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340219FB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02305EFA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7F3AB647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7D2CFCE6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09789AEA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721FA2C7" w14:textId="77777777" w:rsidR="00F56CB4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24B83F03" w14:textId="77777777" w:rsidR="00F56CB4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5396EB7D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099696D0" w14:textId="77777777" w:rsidR="001078DF" w:rsidRPr="00F56CB4" w:rsidRDefault="001078DF" w:rsidP="001078DF">
      <w:pPr>
        <w:pStyle w:val="ListParagraph"/>
        <w:ind w:left="372" w:firstLine="348"/>
        <w:rPr>
          <w:rFonts w:ascii="Times New Roman" w:hAnsi="Times New Roman" w:cs="Times New Roman"/>
          <w:b/>
          <w:bCs/>
          <w:sz w:val="28"/>
          <w:szCs w:val="28"/>
        </w:rPr>
      </w:pPr>
      <w:r w:rsidRPr="00F56CB4">
        <w:rPr>
          <w:rFonts w:ascii="Times New Roman" w:hAnsi="Times New Roman" w:cs="Times New Roman"/>
          <w:b/>
          <w:bCs/>
          <w:sz w:val="28"/>
          <w:szCs w:val="28"/>
        </w:rPr>
        <w:t xml:space="preserve"> Phase 4: Abstract Drafting &amp; Paper Structuring (June 1–7) </w:t>
      </w:r>
    </w:p>
    <w:p w14:paraId="18B2A521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Goals: </w:t>
      </w:r>
    </w:p>
    <w:p w14:paraId="748CC8B5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Write a clear, structured research abstract and paper.</w:t>
      </w:r>
    </w:p>
    <w:p w14:paraId="15177035" w14:textId="59C24930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Edit and finalize methodology section. </w:t>
      </w:r>
    </w:p>
    <w:p w14:paraId="6DF508AA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617E56C5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Steps: 4.1 Abstract Draft </w:t>
      </w:r>
    </w:p>
    <w:p w14:paraId="44803472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>Follow this structure:</w:t>
      </w:r>
    </w:p>
    <w:p w14:paraId="2251ECB8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commentRangeStart w:id="7"/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307E4">
        <w:rPr>
          <w:rFonts w:ascii="Times New Roman" w:hAnsi="Times New Roman" w:cs="Times New Roman"/>
          <w:strike/>
          <w:sz w:val="28"/>
          <w:szCs w:val="28"/>
          <w:rPrChange w:id="8" w:author="George Shaw" w:date="2025-04-21T09:12:00Z" w16du:dateUtc="2025-04-21T13:12:00Z">
            <w:rPr>
              <w:rFonts w:ascii="Times New Roman" w:hAnsi="Times New Roman" w:cs="Times New Roman"/>
              <w:sz w:val="28"/>
              <w:szCs w:val="28"/>
            </w:rPr>
          </w:rPrChange>
        </w:rPr>
        <w:t xml:space="preserve"> Introduction: Define housing insecurity and its relevance</w:t>
      </w:r>
      <w:commentRangeEnd w:id="7"/>
      <w:r w:rsidR="001307E4" w:rsidRPr="001307E4">
        <w:rPr>
          <w:rStyle w:val="CommentReference"/>
          <w:strike/>
          <w:rPrChange w:id="9" w:author="George Shaw" w:date="2025-04-21T09:12:00Z" w16du:dateUtc="2025-04-21T13:12:00Z">
            <w:rPr>
              <w:rStyle w:val="CommentReference"/>
            </w:rPr>
          </w:rPrChange>
        </w:rPr>
        <w:commentReference w:id="7"/>
      </w:r>
    </w:p>
    <w:p w14:paraId="74E652DF" w14:textId="0D7E9B5F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>.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Methodology: Dataset, variables, model, process.</w:t>
      </w:r>
    </w:p>
    <w:p w14:paraId="5F489B55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Results: Key findings from model. </w:t>
      </w:r>
    </w:p>
    <w:p w14:paraId="4F08F6F0" w14:textId="4D1B3253" w:rsidR="001078DF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78DF"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="001078DF" w:rsidRPr="001078DF">
        <w:rPr>
          <w:rFonts w:ascii="Times New Roman" w:hAnsi="Times New Roman" w:cs="Times New Roman"/>
          <w:sz w:val="28"/>
          <w:szCs w:val="28"/>
        </w:rPr>
        <w:t xml:space="preserve"> Discussion: Interpretation and implications. </w:t>
      </w:r>
    </w:p>
    <w:p w14:paraId="7173E5D5" w14:textId="27667771" w:rsidR="001078DF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78DF"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="001078DF" w:rsidRPr="001078DF">
        <w:rPr>
          <w:rFonts w:ascii="Times New Roman" w:hAnsi="Times New Roman" w:cs="Times New Roman"/>
          <w:sz w:val="28"/>
          <w:szCs w:val="28"/>
        </w:rPr>
        <w:t xml:space="preserve"> Conclusion: Summary and call to action. </w:t>
      </w:r>
    </w:p>
    <w:p w14:paraId="21BA30A8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5BFE0C24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4.2 Methodology Section </w:t>
      </w:r>
    </w:p>
    <w:p w14:paraId="662C5A73" w14:textId="2100E300" w:rsidR="001078DF" w:rsidRPr="001078DF" w:rsidRDefault="00F56CB4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78DF"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="001078DF" w:rsidRPr="001078DF">
        <w:rPr>
          <w:rFonts w:ascii="Times New Roman" w:hAnsi="Times New Roman" w:cs="Times New Roman"/>
          <w:sz w:val="28"/>
          <w:szCs w:val="28"/>
        </w:rPr>
        <w:t xml:space="preserve"> Detail data cleaning, imputation, and model-building steps.</w:t>
      </w:r>
    </w:p>
    <w:p w14:paraId="0EBBCD4A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Mention software/tools used (e.g., Python with scikit-learn).</w:t>
      </w:r>
    </w:p>
    <w:p w14:paraId="2867D0FD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Justify why each method was used. </w:t>
      </w:r>
    </w:p>
    <w:p w14:paraId="10ADA04F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</w:p>
    <w:p w14:paraId="123D5DDD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 xml:space="preserve">4.3 Rubric Review </w:t>
      </w:r>
    </w:p>
    <w:p w14:paraId="3FDC58E3" w14:textId="3651248D" w:rsidR="00F56CB4" w:rsidRPr="00F56CB4" w:rsidRDefault="001078DF" w:rsidP="00F56CB4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t>Check if your research</w:t>
      </w:r>
      <w:proofErr w:type="gramStart"/>
      <w:r w:rsidRPr="001078D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1CC402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Addresses a clear question </w:t>
      </w:r>
    </w:p>
    <w:p w14:paraId="64D9F2B5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Uses valid statistical techniques </w:t>
      </w:r>
    </w:p>
    <w:p w14:paraId="0E3F7AAF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78D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1078DF">
        <w:rPr>
          <w:rFonts w:ascii="Times New Roman" w:hAnsi="Times New Roman" w:cs="Times New Roman"/>
          <w:sz w:val="28"/>
          <w:szCs w:val="28"/>
        </w:rPr>
        <w:t xml:space="preserve"> logically organized </w:t>
      </w:r>
    </w:p>
    <w:p w14:paraId="546BCED2" w14:textId="77777777" w:rsidR="001078DF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Demonstrates understanding of results </w:t>
      </w:r>
    </w:p>
    <w:p w14:paraId="2765B624" w14:textId="7A57DB6B" w:rsidR="00301E5E" w:rsidRPr="001078DF" w:rsidRDefault="001078DF" w:rsidP="001078DF">
      <w:pPr>
        <w:pStyle w:val="ListParagraph"/>
        <w:ind w:left="372" w:firstLine="348"/>
        <w:rPr>
          <w:rFonts w:ascii="Times New Roman" w:hAnsi="Times New Roman" w:cs="Times New Roman"/>
          <w:sz w:val="28"/>
          <w:szCs w:val="28"/>
        </w:rPr>
      </w:pPr>
      <w:r w:rsidRPr="001078DF">
        <w:rPr>
          <w:rFonts w:ascii="Times New Roman" w:hAnsi="Times New Roman" w:cs="Times New Roman"/>
          <w:sz w:val="28"/>
          <w:szCs w:val="28"/>
        </w:rPr>
        <w:sym w:font="Symbol" w:char="F0B7"/>
      </w:r>
      <w:r w:rsidRPr="001078DF">
        <w:rPr>
          <w:rFonts w:ascii="Times New Roman" w:hAnsi="Times New Roman" w:cs="Times New Roman"/>
          <w:sz w:val="28"/>
          <w:szCs w:val="28"/>
        </w:rPr>
        <w:t xml:space="preserve"> Offers thoughtful discussion</w:t>
      </w:r>
    </w:p>
    <w:sectPr w:rsidR="00301E5E" w:rsidRPr="0010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George Shaw" w:date="2025-04-21T08:57:00Z" w:initials="GS">
    <w:p w14:paraId="1C8942B9" w14:textId="77777777" w:rsidR="0043243F" w:rsidRDefault="0043243F" w:rsidP="0043243F">
      <w:pPr>
        <w:pStyle w:val="CommentText"/>
      </w:pPr>
      <w:r>
        <w:rPr>
          <w:rStyle w:val="CommentReference"/>
        </w:rPr>
        <w:annotationRef/>
      </w:r>
      <w:r>
        <w:t xml:space="preserve">This will be a separate product from the overall research study. We can discuss a specific aim for the methodology work done here. </w:t>
      </w:r>
    </w:p>
  </w:comment>
  <w:comment w:id="7" w:author="George Shaw" w:date="2025-04-21T09:12:00Z" w:initials="GS">
    <w:p w14:paraId="71414323" w14:textId="77777777" w:rsidR="001307E4" w:rsidRDefault="001307E4" w:rsidP="001307E4">
      <w:pPr>
        <w:pStyle w:val="CommentText"/>
      </w:pPr>
      <w:r>
        <w:rPr>
          <w:rStyle w:val="CommentReference"/>
        </w:rPr>
        <w:annotationRef/>
      </w:r>
      <w:r>
        <w:t xml:space="preserve">Undergraduate GA will be responsible for this.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C8942B9" w15:done="0"/>
  <w15:commentEx w15:paraId="7141432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13D04B" w16cex:dateUtc="2025-04-21T12:57:00Z"/>
  <w16cex:commentExtensible w16cex:durableId="2AEE420C" w16cex:dateUtc="2025-04-21T13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C8942B9" w16cid:durableId="2713D04B"/>
  <w16cid:commentId w16cid:paraId="71414323" w16cid:durableId="2AEE420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72635"/>
    <w:multiLevelType w:val="multilevel"/>
    <w:tmpl w:val="5874E9A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62C0E9F"/>
    <w:multiLevelType w:val="hybridMultilevel"/>
    <w:tmpl w:val="31EC92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166345">
    <w:abstractNumId w:val="0"/>
  </w:num>
  <w:num w:numId="2" w16cid:durableId="166365379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orge Shaw">
    <w15:presenceInfo w15:providerId="AD" w15:userId="S::gshaw11@charlotte.edu::a544d74d-3f9d-4d78-8723-a6e597f848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DF"/>
    <w:rsid w:val="001078DF"/>
    <w:rsid w:val="001307E4"/>
    <w:rsid w:val="001D06AD"/>
    <w:rsid w:val="00301E5E"/>
    <w:rsid w:val="0043243F"/>
    <w:rsid w:val="00744A75"/>
    <w:rsid w:val="009322FB"/>
    <w:rsid w:val="00E40973"/>
    <w:rsid w:val="00F5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ACA2"/>
  <w15:chartTrackingRefBased/>
  <w15:docId w15:val="{D3225526-528E-404F-8780-CF7D75DD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D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43243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324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24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24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4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4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Gollapudi</dc:creator>
  <cp:keywords/>
  <dc:description/>
  <cp:lastModifiedBy>George Shaw</cp:lastModifiedBy>
  <cp:revision>2</cp:revision>
  <dcterms:created xsi:type="dcterms:W3CDTF">2025-04-21T13:13:00Z</dcterms:created>
  <dcterms:modified xsi:type="dcterms:W3CDTF">2025-04-21T13:13:00Z</dcterms:modified>
</cp:coreProperties>
</file>